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pPr>
        <w:pStyle w:val="Titre1"/>
      </w:pPr>
      <w:r>
        <w:t>Responsable administratif et financier H/F</w:t>
      </w:r>
    </w:p>
    <w:p>
      <w:r>
        <w:t xml:space="preserve">Entreprise :</w:t>
      </w:r>
      <w:r>
        <w:tab/>
        <w:t>Société Générale d'Énergie</w:t>
      </w:r>
    </w:p>
    <w:p>
      <w:pPr>
        <w:tabs>
          <w:tab w:val="left" w:pos="720"/>
        </w:tabs>
      </w:pPr>
      <w:r>
        <w:t>Vos missions</w:t>
      </w:r>
      <w:r>
        <w:br/>
        <w:t>Piloter la clôture mensuelle &amp; le budget</w:t>
      </w:r>
    </w:p>
    <w:p>
      <w:pPr>
        <w:numPr>
          <w:ilvl w:val="0"/>
          <w:numId w:val="1"/>
        </w:numPr>
      </w:pPr>
      <w:r>
        <w:t>Encadrer une équipe de 4 personnes</w:t>
      </w:r>
    </w:p>
    <w:p>
      <w:r>
        <w:t xml:space="preserve">Texte </w:t>
      </w:r>
      <w:del w:id="1">
        <w:r>
          <w:delText>supprimé</w:delText>
        </w:r>
      </w:del>
      <w:r>
        <w:fldChar w:fldCharType="begin"/>
      </w:r>
      <w:r>
        <w:instrText xml:space="preserve"> PAGE </w:instrText>
      </w:r>
      <w:r>
        <w:t>conservé</w:t>
      </w:r>
    </w:p>
    <w:tbl>
      <w:tblPr/>
      <w:tr>
        <w:tc>
          <w:p>
            <w:r>
              <w:t>Contrat</w:t>
            </w:r>
          </w:p>
        </w:tc>
        <w:tc>
          <w:p>
            <w:r>
              <w:t>CDI</w:t>
            </w:r>
          </w:p>
        </w:tc>
      </w:tr>
      <w:tr>
        <w:tc>
          <w:p>
            <w:r>
              <w:t>Salaire</w:t>
            </w:r>
          </w:p>
        </w:tc>
        <w:tc>
          <w:p>
            <w:r>
              <w:t>55 k€</w:t>
            </w:r>
          </w:p>
        </w:tc>
      </w:tr>
    </w:tbl>
    <w:p>
      <w:r>
        <mc:AlternateContent>
          <mc:Choice Requires="wps">
            <w:drawing>
              <wps:txbx>
                <w:txbxContent>
                  <w:p>
                    <w:r>
                      <w:t>Zone de texte unique</w:t>
                    </w:r>
                  </w:p>
                </w:txbxContent>
              </wps:txbx>
            </w:drawing>
          </mc:Choice>
          <mc:Fallback>
            <w:pict>
              <v:textbox>
                <w:txbxContent>
                  <w:p>
                    <w:r>
                      <w:t>Zone de texte unique</w:t>
                    </w:r>
                  </w:p>
                </w:txbxContent>
              </v:textbox>
            </w:pict>
          </mc:Fallback>
        </mc:AlternateContent>
      </w:r>
      <w:r>
        <w:t>Profil recherché : 5 ans d’expérience, postuler avant le 30/11.</w:t>
      </w:r>
    </w:p>
    <w:p/>
    <w:sectPr>
      <w:headerReference xmlns:r="http://schemas.openxmlformats.org/officeDocument/2006/relationships" w:type="default" r:id="rId9"/>
    </w:sectPr>
  </w:body>
</w:document>
</file>

<file path=word/header1.xml><?xml version="1.0" encoding="utf-8"?>
<w:hdr xmlns:w="http://schemas.openxmlformats.org/wordprocessingml/2006/main" xmlns:mc="http://schemas.openxmlformats.org/markup-compatibility/2006" xmlns:wps="http://schemas.microsoft.com/office/word/2010/wordprocessingShape" xmlns:v="urn:schemas-microsoft-com:vml">
  <w:p>
    <w:r>
      <w:t>En-tête : Groupe Exemple — confidentiel</w:t>
    </w:r>
  </w:p>
</w:hdr>
</file>

<file path=word/_rels/document.xml.rels><?xml version="1.0" encoding="UTF-8"?><Relationships xmlns="http://schemas.openxmlformats.org/package/2006/relationships"><Relationship Id="rId9" Type="http://schemas.openxmlformats.org/officeDocument/2006/relationships/header" Target="header1.xml"/></Relationships>
</file>